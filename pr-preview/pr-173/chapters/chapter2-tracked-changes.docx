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Advanced Topics</w:t>
      </w:r>
    </w:p>
    <w:p>
      <w:pPr>
        <w:pStyle w:val="Date"/>
      </w:pPr>
      <w:del w:id="1" w:author="PR Preview" w:date="2026-01-01T00:00:00Z">
        <w:r>
          <w:delText xml:space="preserve">Last modified: 2026-10-16 02:07:37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02:07:45 (PDT)</w:t>
        </w:r>
      </w:ins>
    </w:p>
    <w:p>
      <w:pPr>
        <w:pStyle w:val="FirstParagraph"/>
      </w:pPr>
      <w:r>
        <w:t xml:space="preserve">This is the second chapter. Continue building your website with more chapters.</w:t>
      </w:r>
    </w:p>
    <w:bookmarkStart w:id="10" w:name="mathematical-equations"/>
    <w:p>
      <w:pPr>
        <w:pStyle w:val="Heading1"/>
      </w:pPr>
      <w:r>
        <w:t xml:space="preserve">1.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w:bookmarkStart w:id="9" w:name="eq-gaussian-integral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p>
      <w:pPr>
        <w:pStyle w:val="FirstParagraph"/>
      </w:pPr>
      <w:r>
        <w:t xml:space="preserve">Direct link to the equation anchor:</w:t>
      </w:r>
      <w:r>
        <w:t xml:space="preserve"> </w:t>
      </w:r>
      <w:r>
        <w:t xml:space="preserve">See</w:t>
      </w:r>
      <w:r>
        <w:t xml:space="preserve"> </w:t>
      </w:r>
      <w:hyperlink w:anchor="eq-gaussian-integral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10"/>
    <w:bookmarkStart w:id="12" w:name="tables"/>
    <w:p>
      <w:pPr>
        <w:pStyle w:val="Heading1"/>
      </w:pPr>
      <w:r>
        <w:t xml:space="preserve">2.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11"/>
          <w:p/>
        </w:tc>
      </w:tr>
    </w:tbl>
    <w:bookmarkEnd w:id="12"/>
    <w:bookmarkStart w:id="13" w:name="figures"/>
    <w:p>
      <w:pPr>
        <w:pStyle w:val="Heading1"/>
      </w:pPr>
      <w:r>
        <w:t xml:space="preserve">3.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13"/>
    <w:bookmarkStart w:id="26" w:name="callouts"/>
    <w:p>
      <w:pPr>
        <w:pStyle w:val="Heading1"/>
      </w:pPr>
      <w:r>
        <w:t xml:space="preserve">4.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26"/>
    <w:bookmarkStart w:id="29" w:name="theorem-like-divs"/>
    <w:p>
      <w:pPr>
        <w:pStyle w:val="Heading1"/>
      </w:pPr>
      <w:r>
        <w:t xml:space="preserve">5. Theorem-like Divs</w:t>
      </w:r>
    </w:p>
    <w:bookmarkStart w:id="27" w:name="lem-sample"/>
    <w:p>
      <w:pPr>
        <w:pStyle w:val="FirstParagraph"/>
      </w:pPr>
      <w:r>
        <w:rPr>
          <w:b/>
          <w:bCs/>
        </w:rPr>
        <w:t xml:space="preserve">Lemma 1</w:t>
      </w:r>
      <w:r>
        <w:t xml:space="preserve"> </w:t>
      </w:r>
      <w:r>
        <w:t xml:space="preserve">This is a sample lemma-style div using the standard class name</w:t>
      </w:r>
      <w:r>
        <w:t xml:space="preserve"> </w:t>
      </w:r>
      <w:r>
        <w:rPr>
          <w:rStyle w:val="VerbatimChar"/>
        </w:rPr>
        <w:t xml:space="preserve">lem</w:t>
      </w:r>
      <w:r>
        <w:t xml:space="preserve">.</w:t>
      </w:r>
    </w:p>
    <w:bookmarkEnd w:id="27"/>
    <w:bookmarkStart w:id="28" w:name="exm-sample"/>
    <w:p>
      <w:pPr>
        <w:pStyle w:val="BodyText"/>
      </w:pPr>
      <w:r>
        <w:rPr>
          <w:b/>
          <w:bCs/>
        </w:rPr>
        <w:t xml:space="preserve">Example 1</w:t>
      </w:r>
      <w:r>
        <w:t xml:space="preserve"> </w:t>
      </w:r>
      <w:r>
        <w:t xml:space="preserve">This is a sample example-style div using the standard class name</w:t>
      </w:r>
      <w:r>
        <w:t xml:space="preserve"> </w:t>
      </w:r>
      <w:r>
        <w:rPr>
          <w:rStyle w:val="VerbatimChar"/>
        </w:rPr>
        <w:t xml:space="preserve">exm</w:t>
      </w:r>
      <w:r>
        <w:t xml:space="preserve">.</w:t>
      </w:r>
    </w:p>
    <w:bookmarkEnd w:id="28"/>
    <w:bookmarkEnd w:id="29"/>
    <w:bookmarkStart w:id="31" w:name="references"/>
    <w:p>
      <w:pPr>
        <w:pStyle w:val="Heading1"/>
      </w:pPr>
      <w:r>
        <w:t xml:space="preserve">References</w:t>
      </w:r>
    </w:p>
    <w:bookmarkStart w:id="30" w:name="refs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14" Type="http://schemas.openxmlformats.org/officeDocument/2006/relationships/image" Target="media/rId14.png"/><Relationship Id="rId17" Type="http://schemas.openxmlformats.org/officeDocument/2006/relationships/image" Target="media/rId17.png"/><Relationship Id="rId20" Type="http://schemas.openxmlformats.org/officeDocument/2006/relationships/image" Target="media/rId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Advanced Topics</dc:title>
  <dc:creator/>
  <cp:keywords/>
  <dcterms:created xsi:type="dcterms:W3CDTF">2026-10-16T09:10:08Z</dcterms:created>
  <dcterms:modified xsi:type="dcterms:W3CDTF">2026-10-16T09:10:08Z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02:07:45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