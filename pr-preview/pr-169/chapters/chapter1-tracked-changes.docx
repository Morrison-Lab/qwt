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Date"/>
      </w:pPr>
      <w:del w:id="1" w:author="PR Preview" w:date="2026-01-01T00:00:00Z">
        <w:r>
          <w:delText xml:space="preserve">Last modified: 2026-10-09 23:58:17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16:23:03 (PDT)</w:t>
        </w:r>
      </w:ins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4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also add theorem-style divs:</w:t>
      </w:r>
    </w:p>
    <w:bookmarkStart w:id="13" w:name="thm-sample"/>
    <w:p>
      <w:pPr>
        <w:pStyle w:val="BodyText"/>
      </w:pPr>
      <w:r>
        <w:rPr>
          <w:b/>
          <w:bCs/>
        </w:rPr>
        <w:t xml:space="preserve">Theorem 1</w:t>
      </w:r>
      <w:r>
        <w:t xml:space="preserve"> </w:t>
      </w:r>
      <w:r>
        <w:t xml:space="preserve">This is a sample theorem block with an ID.</w:t>
      </w:r>
    </w:p>
    <w:bookmarkEnd w:id="13"/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4"/>
    <w:bookmarkStart w:id="16" w:name="references"/>
    <w:p>
      <w:pPr>
        <w:pStyle w:val="Heading1"/>
      </w:pPr>
      <w:r>
        <w:t xml:space="preserve">References</w:t>
      </w:r>
    </w:p>
    <w:bookmarkStart w:id="15" w:name="refs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2026-10-10T23:27:20Z</dcterms:created>
  <dcterms:modified xsi:type="dcterms:W3CDTF">2026-10-10T23:27:20Z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16:23:03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