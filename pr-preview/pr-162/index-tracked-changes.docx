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21:57:48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p>
      <w:pPr>
        <w:pStyle w:val="FirstParagraph"/>
      </w:pPr>
      <w:ins w:id="3" w:author="PR Preview" w:date="2026-01-01T00:00:00Z">
        <w:r>
          <w:t xml:space="preserve">This sentence tests the PR preview and will not be merged.</w:t>
        </w:r>
      </w:ins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2026-10-08T22:01:28Z</dcterms:created>
  <dcterms:modified xsi:type="dcterms:W3CDTF">2026-10-08T22:01:28Z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