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Date"/>
      </w:pPr>
      <w:del w:id="1" w:author="PR Preview" w:date="2026-01-01T00:00:00Z">
        <w:r>
          <w:delText xml:space="preserve">Last modified: 2026-10-08 21:56:05 (UTC)</w:delText>
        </w:r>
      </w:del>
    </w:p>
    <w:p>
      <w:pPr>
        <w:pStyle w:val="Date"/>
      </w:pPr>
      <w:ins w:id="2" w:author="PR Preview" w:date="2026-01-01T00:00:00Z">
        <w:r>
          <w:t xml:space="preserve">Last modified: 2026-10-08 17:43:59 (PDT)</w:t>
        </w:r>
      </w:ins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4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You can also add theorem-style divs:</w:t>
      </w:r>
    </w:p>
    <w:bookmarkStart w:id="13" w:name="thm-sample"/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This is a sample theorem block with an ID.</w:t>
      </w:r>
    </w:p>
    <w:bookmarkEnd w:id="13"/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4"/>
    <w:bookmarkStart w:id="16" w:name="references"/>
    <w:p>
      <w:pPr>
        <w:pStyle w:val="Heading1"/>
      </w:pPr>
      <w:r>
        <w:t xml:space="preserve">References</w:t>
      </w:r>
    </w:p>
    <w:bookmarkStart w:id="15" w:name="refs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2026-10-09T00:48:32Z</dcterms:created>
  <dcterms:modified xsi:type="dcterms:W3CDTF">2026-10-09T00:48:32Z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17:43:59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